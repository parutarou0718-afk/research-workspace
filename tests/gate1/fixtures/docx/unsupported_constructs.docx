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diagrams/data1.xml" ContentType="application/vnd.openxmlformats-officedocument.drawingml.diagramData+xml"/>
  <Override PartName="/word/embeddings/oleObject1.bin" ContentType="application/vnd.openxmlformats-officedocument.oleOb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Supported body</w:t>
      </w:r>
    </w:p>
    <w:p>
      <w:r>
        <w:pict>
          <v:shape id="Gate1TextBox" style="width:100pt;height:20pt">
            <v:textbox>
              <w:txbxContent>
                <w:p>
                  <w:r>
                    <w:t>Unsupported text box</w:t>
                  </w:r>
                </w:p>
              </w:txbxContent>
            </v:textbox>
          </v:shape>
        </w:pict>
      </w:r>
    </w:p>
    <w:p>
      <w:fldSimple w:instr=" DATE ">
        <w:r>
          <w:t>Field result</w:t>
        </w:r>
      </w:fldSimple>
    </w:p>
    <w:p>
      <m:oMath>
        <m:r>
          <m:t>x+y</m:t>
        </m:r>
      </m:oMath>
    </w:p>
    <w:p>
      <w:ins w:id="1" w:author="Research Workspace Fixture Builder" w:date="2000-01-01T00:00:00Z">
        <w:r>
          <w:t>Tracked insertion</w:t>
        </w:r>
      </w:ins>
    </w:p>
    <w:p>
      <w:r>
        <w:object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Research Workspace Fixture Builder" w:date="2000-01-01T00:00:00Z">
    <w:p>
      <w:r>
        <w:t>Comment</w:t>
      </w:r>
    </w:p>
  </w:comment>
</w:comments>
</file>

<file path=word/endnotes.xml><?xml version="1.0" encoding="utf-8"?>
<w:endnotes xmlns:w="http://schemas.openxmlformats.org/wordprocessingml/2006/main">
  <w:endnote w:id="1">
    <w:p>
      <w:r>
        <w:t>Endnote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Excluded footer</w:t>
    </w:r>
  </w:p>
</w:ftr>
</file>

<file path=word/footnotes.xml><?xml version="1.0" encoding="utf-8"?>
<w:footnotes xmlns:w="http://schemas.openxmlformats.org/wordprocessingml/2006/main">
  <w:footnote w:id="1">
    <w:p>
      <w:r>
        <w:t>Footnote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Excluded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notes" Target="footnotes.xml"/><Relationship Id="rId12" Type="http://schemas.openxmlformats.org/officeDocument/2006/relationships/endnotes" Target="endnotes.xml"/><Relationship Id="rId13" Type="http://schemas.openxmlformats.org/officeDocument/2006/relationships/comments" Target="comments.xml"/><Relationship Id="rId14" Type="http://schemas.openxmlformats.org/officeDocument/2006/relationships/diagramData" Target="diagrams/data1.xml"/><Relationship Id="rId15" Type="http://schemas.openxmlformats.org/officeDocument/2006/relationships/oleObject" Target="embeddings/oleObject1.bin"/></Relationships>
</file>

<file path=word/diagrams/data1.xml><?xml version="1.0" encoding="utf-8"?>
<dgm:dataModel xmlns:dgm="http://schemas.openxmlformats.org/drawingml/2006/diagram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Unsupported constructs fixture</dc:title>
  <dc:subject>Deterministic Gate 1 DOCX fixture</dc:subject>
  <dc:creator>Research Workspace Fixture Builder</dc:creator>
  <cp:keywords>gate1,docx,fixture</cp:keywords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